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Results</w:t>
      </w:r>
    </w:p>
    <w:p>
      <w:pPr>
        <w:pStyle w:val="Heading2"/>
        <w:spacing w:after="100" w:before="200"/>
      </w:pPr>
      <w:r>
        <w:t xml:space="preserve">Genome dataset assembly</w:t>
      </w:r>
    </w:p>
    <w:p>
      <w:pPr>
        <w:spacing w:after="200" w:line="480"/>
      </w:pPr>
      <w:del w:id="200" w:author="Claude" w:date="2026-03-22T00:00:00Z">
        <w:r>
          <w:delText xml:space="preserve">We assembled a dataset of 439 publicly available genome assemblies spanning the order Coleoptera and three neuropterid outgroup orders (Table S1). The ingroup comprised 422 beetle genomes representing 56 families across two suborders: Polyphaga (377 species) and Adephaga (45 species), plus one representative of Archostemata (</w:delText>
        </w:r>
        <w:r>
          <w:rPr>
            <w:i/>
            <w:iCs/>
          </w:rPr>
          <w:delText xml:space="preserve">Priacma serrata</w:delText>
        </w:r>
        <w:r>
          <w:delText xml:space="preserve">). Outgroup taxa included 11 Neuroptera, 4 Megaloptera, and 2 Raphidioptera genomes, providing a phylogenetic framework rooted at the estimated Coleoptera–Neuropterida divergence (~320 Ma; Misof et al. 2014).</w:delText>
        </w:r>
      </w:del>
      <w:ins w:id="201" w:author="Claude" w:date="2026-03-22T00:00:00Z">
        <w:r>
          <w:t xml:space="preserve">We queried NCBI Genome (March 2026) for all publicly available assemblies of Coleoptera and Neuropterida, yielding 1,121 total assemblies (971 Coleoptera, 150 Neuropterida). After removing 22 GCA/GCF mirror pairs and selecting the highest-quality assembly per species based on a composite score incorporating assembly level, scaffold N50, RefSeq status, and gene annotation availability, we retained 687 primary genome selections (560 Coleoptera across 61 families, 127 Neuropterida). We then applied a quality filter for the whole-genome alignment, requiring chromosome- or scaffold-level assembly and scaffold N50 ≥ 100 kb, yielding a final dataset of 439 genomes (Table S1). The ingroup comprised 422 beetle genomes representing 56 families across two suborders: Polyphaga (377 species) and Adephaga (45 species), plus one representative of Archostemata (</w:t>
        </w:r>
        <w:r>
          <w:rPr>
            <w:i/>
            <w:iCs/>
          </w:rPr>
          <w:t xml:space="preserve">Priacma serrata</w:t>
        </w:r>
        <w:r>
          <w:t xml:space="preserve">). Outgroup taxa included 11 Neuroptera, 4 Megaloptera, and 2 Raphidioptera genomes, providing a phylogenetic framework rooted at the estimated Coleoptera–Neuropterida divergence (~320 Ma; Misof et al. 2014).</w:t>
        </w:r>
      </w:ins>
    </w:p>
    <w:p>
      <w:pPr>
        <w:spacing w:after="200" w:line="480"/>
      </w:pPr>
      <w:del w:id="210" w:author="Claude" w:date="2026-03-22T00:00:00Z">
        <w:r>
          <w:delText xml:space="preserve">Assembly quality was high across the dataset: 382 of 439 genomes (87.0%) were assembled to chromosome level, 56 (12.8%) to scaffold level, and one to complete genome status. No contig-level assemblies were included. Genome sizes ranged from 99.6 Mb to 2,590.7 Mb (median 585.3 Mb, mean 706.0 Mb), consistent with the known range of beetle genome sizes. Scaffold N50 values ranged from 1.1 Mb to 1,243.9 Mb (median 51.8 Mb), and contig N50 values from 14.5 kb to 125.0 Mb (median 5.5 Mb), reflecting the predominance of modern long-read assemblies in the dataset.</w:delText>
        </w:r>
      </w:del>
      <w:ins w:id="211" w:author="Claude" w:date="2026-03-22T00:00:00Z">
        <w:r>
          <w:t xml:space="preserve">Assembly quality was high across the final dataset: 382 of 439 genomes (87.0%) were assembled to chromosome level, 56 (12.8%) to scaffold level, and one to complete genome status. No contig-level assemblies were retained. Genome sizes ranged from 99.6 Mb (</w:t>
        </w:r>
        <w:r>
          <w:rPr>
            <w:i/>
            <w:iCs/>
          </w:rPr>
          <w:t xml:space="preserve">Conwentzia psociformis</w:t>
        </w:r>
        <w:r>
          <w:t xml:space="preserve">, Coniopterygidae; a neuropteran outgroup with a genuinely compact genome) to 2,590.7 Mb (median 585.3 Mb, mean 706.0 Mb), consistent with the known range of beetle and neuropterid genome sizes. Scaffold N50 values ranged from 1.1 Mb to 1,243.9 Mb (median 51.8 Mb), and contig N50 values from 14.5 kb to 125.0 Mb (median 5.5 Mb), reflecting the predominance of modern long-read assemblies in the dataset. The 248 assemblies excluded during quality filtering were predominantly contig-level (61) or low-contiguity scaffold-level (186) assemblies; one chromosome-level Coleoptera assembly was excluded due to quality flags.</w:t>
        </w:r>
      </w:ins>
    </w:p>
    <w:p>
      <w:pPr>
        <w:spacing w:after="200" w:line="480"/>
      </w:pPr>
      <w:r>
        <w:t xml:space="preserve">The six most species-rich beetle families in our dataset were Chrysomelidae (58 species), Curculionidae (56), Carabidae (44), Scarabaeidae (36), Cerambycidae (28), and Tenebrionidae (24). Together, these six families accounted for 246 of 422 beetle genomes (58.3%), broadly reflecting their species diversity within Coleoptera. Smaller but phylogenetically important families were also represented, including Leiodidae (8 species), Lucanidae (6), Lampyridae (5), Buprestidae (5), and Silphidae (5). The dataset spans an estimated 320 million years of evolution, encompassing the major radiations of beetles and providing dense sampling across the Polyphaga—the most species-rich suborder of any animal order.</w:t>
      </w:r>
    </w:p>
    <w:p>
      <w:pPr>
        <w:spacing w:after="200" w:line="480"/>
      </w:pPr>
      <w:del w:id="100" w:author="Claude" w:date="2026-03-22T00:00:00Z">
        <w:r>
          <w:delText xml:space="preserve">A time-calibrated constraint tree was constructed for all 439 taxa based on the family-level topology of McKenna et al. (2019), with divergence times derived from four large-scale phylogenomic studies (McKenna et al. 2019; Zhang et al. 2018; Hunt et al. 2007; Misof et al. 2014). We calibrated 29 internal nodes using fossil-calibrated molecular estimates, and interpolated the remaining ~410 internal node ages under a molecular clock model. The resulting ultrametric tree has branch lengths in units of millions of years, with divergence times ranging from 5.5 Ma (terminal splits) to 320 Ma (root). This calibrated tree serves as the guide tree for ProgressiveCactus whole-genome alignment, where branch lengths tune alignment sensitivity across divergence levels spanning two orders of magnitude.</w:delText>
        </w:r>
      </w:del>
      <w:ins w:id="101" w:author="Claude" w:date="2026-03-22T00:00:00Z">
        <w:r>
          <w:t xml:space="preserve">A guide phylogeny for the ProgressiveCactus alignment was constructed from cytochrome c oxidase subunit I (COI) sequences extracted directly from each of the 439 genome assemblies via BLAST. The resulting maximum-likelihood tree, inferred under the GTR+CAT model in FastTree, provided empirical branch lengths in substitutions per site—the unit required by Cactus to tune alignment sensitivity across divergence levels spanning approximately 320 million years.</w:t>
        </w:r>
      </w:ins>
    </w:p>
    <w:p>
      <w:pPr>
        <w:pStyle w:val="Heading2"/>
        <w:spacing w:after="100" w:before="200"/>
        <w:rPr>
          <w:ins w:id="110" w:author="Claude" w:date="2026-03-22T00:00:00Z"/>
        </w:rPr>
      </w:pPr>
      <w:ins w:id="111" w:author="Claude" w:date="2026-03-22T00:00:00Z">
        <w:r>
          <w:t xml:space="preserve">Karyotype data for cross-validation</w:t>
        </w:r>
      </w:ins>
    </w:p>
    <w:p>
      <w:pPr>
        <w:spacing w:after="200" w:line="480"/>
        <w:rPr>
          <w:ins w:id="112" w:author="Claude" w:date="2026-03-22T00:00:00Z"/>
        </w:rPr>
      </w:pPr>
      <w:ins w:id="113" w:author="Claude" w:date="2026-03-22T00:00:00Z">
        <w:r>
          <w:t xml:space="preserve">To enable independent validation of genome-inferred chromosome counts and rearrangement events, we compiled empirical karyotype data for all 439 species from the Coleoptera Karyotype Database (Blackmon &amp; Demuth, 2015). Species-level karyotype records (diploid chromosome number and sex chromosome system) were available for 121 of 422 beetle species (28.7%), with genus-level data available for an additional 144 species. In total, 265 of 439 species (60.4%) have some level of cytogenetic data available for comparison.</w:t>
        </w:r>
      </w:ins>
    </w:p>
    <w:p>
      <w:pPr>
        <w:spacing w:after="200" w:line="480"/>
        <w:rPr>
          <w:ins w:id="114" w:author="Claude" w:date="2026-03-22T00:00:00Z"/>
        </w:rPr>
      </w:pPr>
      <w:ins w:id="115" w:author="Claude" w:date="2026-03-22T00:00:00Z">
        <w:r>
          <w:t xml:space="preserve">Among the 120 Coleoptera species with species-level data, the most common sex chromosome system was X</w:t>
        </w:r>
        <w:r>
          <w:rPr>
            <w:i/>
            <w:iCs/>
          </w:rPr>
          <w:t xml:space="preserve">y</w:t>
        </w:r>
        <w:r>
          <w:rPr>
            <w:vertAlign w:val="subscript"/>
          </w:rPr>
          <w:t xml:space="preserve">p</w:t>
        </w:r>
        <w:r>
          <w:t xml:space="preserve"> (parachute; 49 species, 40.8%), followed by XO (28 species, 23.3%) and XY (21 species, 17.5%). Neo-XY systems were present in 8 species (6.7%). Karyotype coverage was highest in Chrysomelidae (25 of 58 species, 43.1%), Carabidae (19 of 44, 43.2%), and Cerambycidae (13 of 28, 46.4%). The 17 Neuropterida outgroup taxa largely lacked accessible karyotype records in current databases, with the exception of Chrysopidae (2</w:t>
        </w:r>
        <w:r>
          <w:rPr>
            <w:i/>
            <w:iCs/>
          </w:rPr>
          <w:t xml:space="preserve">n</w:t>
        </w:r>
        <w:r>
          <w:t xml:space="preserve"> = 12, XY; Cabral-de-Mello et al. 2025). This compiled dataset provides a critical independent benchmark for evaluating genome-inferred karyotypes and rearrangement calls in subsequent analyses.</w:t>
        </w:r>
      </w:ins>
    </w:p>
    <w:p>
      <w:pPr>
        <w:pStyle w:val="Heading2"/>
        <w:spacing w:after="100" w:before="200"/>
        <w:rPr>
          <w:ins w:id="116" w:author="Claude" w:date="2026-03-22T00:00:00Z"/>
        </w:rPr>
      </w:pPr>
      <w:ins w:id="117" w:author="Claude" w:date="2026-03-22T00:00:00Z">
        <w:r>
          <w:t xml:space="preserve">Data availability</w:t>
        </w:r>
      </w:ins>
    </w:p>
    <w:p>
      <w:pPr>
        <w:spacing w:after="200" w:line="480"/>
      </w:pPr>
      <w:r>
        <w:t xml:space="preserve">All genome assemblies were retrieved from NCBI using the Datasets API v2 and are publicly available under the accessions listed in Table S1. Genome FASTAs, the calibrated phylogeny, and assembly metadata are deposited in [repository TBD] and linked from the project GitHub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2026-03-21T21:24:38.615Z</dcterms:created>
  <dcterms:modified xsi:type="dcterms:W3CDTF">2026-03-21T21:24:38.615Z</dcterms:modified>
</cp:coreProperties>
</file>

<file path=docProps/custom.xml><?xml version="1.0" encoding="utf-8"?>
<Properties xmlns="http://schemas.openxmlformats.org/officeDocument/2006/custom-properties" xmlns:vt="http://schemas.openxmlformats.org/officeDocument/2006/docPropsVTypes"/>
</file>