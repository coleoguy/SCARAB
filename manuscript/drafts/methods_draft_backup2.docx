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Times New Roman" w:cs="Times New Roman" w:eastAsia="Times New Roman" w:hAnsi="Times New Roman"/>
          <w:b/>
          <w:bCs/>
          <w:sz w:val="24"/>
          <w:szCs w:val="24"/>
        </w:rPr>
        <w:t xml:space="preserve">METHODS</w:t>
      </w:r>
    </w:p>
    <w:p>
      <w:pPr>
        <w:pStyle w:val="Heading1"/>
        <w:spacing w:after="120" w:before="360"/>
      </w:pPr>
      <w:r>
        <w:rPr>
          <w:rFonts w:ascii="Times New Roman" w:cs="Times New Roman" w:eastAsia="Times New Roman" w:hAnsi="Times New Roman"/>
          <w:b/>
          <w:bCs/>
          <w:sz w:val="28"/>
          <w:szCs w:val="28"/>
        </w:rPr>
        <w:t xml:space="preserve">Genome Assembly Inventory</w:t>
      </w:r>
    </w:p>
    <w:p>
      <w:pPr>
        <w:spacing w:after="120" w:line="360"/>
        <w:jc w:val="both"/>
      </w:pPr>
      <w:r>
        <w:rPr>
          <w:rFonts w:ascii="Times New Roman" w:cs="Times New Roman" w:eastAsia="Times New Roman" w:hAnsi="Times New Roman"/>
          <w:sz w:val="24"/>
          <w:szCs w:val="24"/>
        </w:rPr>
        <w:t xml:space="preserve">We compiled a comprehensive inventory of all publicly available genome assemblies for Coleoptera and the outgroup order Neuropterida (Raphidioptera, Megaloptera, and Neuroptera) from NCBI Genome (accessed March 2026). Assemblies were retrieved using the NCBI Datasets API v2 with paginated queries for the taxonomic identifiers Coleoptera (taxid 7041), Raphidioptera (taxid 50482), Megaloptera (taxid 50553), and Neuroptera (taxid 7516). This yielded 1,121 total assemblies: 971 Coleoptera and 150 Neuropterida.</w:t>
      </w:r>
    </w:p>
    <w:p>
      <w:pPr>
        <w:spacing w:after="120" w:line="360"/>
        <w:jc w:val="both"/>
      </w:pPr>
      <w:r>
        <w:rPr>
          <w:rFonts w:ascii="Times New Roman" w:cs="Times New Roman" w:eastAsia="Times New Roman" w:hAnsi="Times New Roman"/>
          <w:sz w:val="24"/>
          <w:szCs w:val="24"/>
        </w:rPr>
        <w:t xml:space="preserve">For each assembly, we recorded accession number, species name, assembly level (chromosome, scaffold, contig, or complete genome), genome size, scaffold N50, contig N50, number of scaffolds, GC content, gene annotation availability, annotation source, submission date, BioProject, and BioSample identifiers. Taxonomic lineages (family, superfamily, suborder, order) were obtained by batch querying NCBI Taxonomy via the Entrez efetch utility for all unique taxonomic identifiers.</w:t>
      </w:r>
    </w:p>
    <w:p>
      <w:pPr>
        <w:pStyle w:val="Heading2"/>
        <w:spacing w:after="120" w:before="240"/>
      </w:pPr>
      <w:r>
        <w:rPr>
          <w:rFonts w:ascii="Times New Roman" w:cs="Times New Roman" w:eastAsia="Times New Roman" w:hAnsi="Times New Roman"/>
          <w:b/>
          <w:bCs/>
          <w:sz w:val="26"/>
          <w:szCs w:val="26"/>
        </w:rPr>
        <w:t xml:space="preserve">Assembly Deduplication and Quality Scoring</w:t>
      </w:r>
    </w:p>
    <w:p>
      <w:pPr>
        <w:spacing w:after="120" w:line="360"/>
        <w:jc w:val="both"/>
      </w:pPr>
      <w:r>
        <w:rPr>
          <w:rFonts w:ascii="Times New Roman" w:cs="Times New Roman" w:eastAsia="Times New Roman" w:hAnsi="Times New Roman"/>
          <w:sz w:val="24"/>
          <w:szCs w:val="24"/>
        </w:rPr>
        <w:t xml:space="preserve">Many species had both GenBank (GCA_) and RefSeq (GCF_) assemblies sharing identical numeric accession components, representing mirror copies of the same underlying data. We identified 22 such GCA/GCF mirror pairs by extracting numeric accession parts and checking for both prefix variants. For each pair, the RefSeq assembly was preferred when available, as RefSeq assemblies undergo additional quality checks.</w:t>
      </w:r>
    </w:p>
    <w:p>
      <w:pPr>
        <w:spacing w:after="120" w:line="360"/>
        <w:jc w:val="both"/>
      </w:pPr>
      <w:r>
        <w:rPr>
          <w:rFonts w:ascii="Times New Roman" w:cs="Times New Roman" w:eastAsia="Times New Roman" w:hAnsi="Times New Roman"/>
          <w:sz w:val="24"/>
          <w:szCs w:val="24"/>
        </w:rPr>
        <w:t xml:space="preserve">To select the best representative genome for each species, we computed a composite quality score incorporating four components: (1) assembly level score (chromosome = 40, scaffold = 20, contig = 10, complete genome = 50), (2) scaffold N50 quality (log</w:t>
      </w:r>
      <w:r>
        <w:rPr>
          <w:rFonts w:ascii="Times New Roman" w:cs="Times New Roman" w:eastAsia="Times New Roman" w:hAnsi="Times New Roman"/>
          <w:sz w:val="24"/>
          <w:szCs w:val="24"/>
          <w:vertAlign w:val="superscript"/>
        </w:rPr>
        <w:t xml:space="preserve">10</w:t>
      </w:r>
      <w:r>
        <w:rPr>
          <w:rFonts w:ascii="Times New Roman" w:cs="Times New Roman" w:eastAsia="Times New Roman" w:hAnsi="Times New Roman"/>
          <w:sz w:val="24"/>
          <w:szCs w:val="24"/>
        </w:rPr>
        <w:t xml:space="preserve">(scaffold N50) × 10), (3) RefSeq bonus (30 points for representative genome, 20 for all other RefSeq categories), and (4) annotation bonus (10 points for assemblies with gene annotations). For species with multiple assemblies, the highest-scoring assembly was selected as the primary representative, yielding 687 primary genome selections: 560 Coleoptera species across 61 families and 127 Neuropterida species.</w:t>
      </w:r>
    </w:p>
    <w:p>
      <w:pPr>
        <w:pStyle w:val="Heading2"/>
        <w:spacing w:after="120" w:before="240"/>
      </w:pPr>
      <w:r>
        <w:rPr>
          <w:rFonts w:ascii="Times New Roman" w:cs="Times New Roman" w:eastAsia="Times New Roman" w:hAnsi="Times New Roman"/>
          <w:b/>
          <w:bCs/>
          <w:sz w:val="26"/>
          <w:szCs w:val="26"/>
        </w:rPr>
        <w:t xml:space="preserve">Quality Filtering for Alignment</w:t>
      </w:r>
    </w:p>
    <w:p>
      <w:pPr>
        <w:spacing w:after="120" w:line="360"/>
        <w:jc w:val="both"/>
      </w:pPr>
      <w:r>
        <w:rPr>
          <w:rFonts w:ascii="Times New Roman" w:cs="Times New Roman" w:eastAsia="Times New Roman" w:hAnsi="Times New Roman"/>
          <w:sz w:val="24"/>
          <w:szCs w:val="24"/>
        </w:rPr>
        <w:t xml:space="preserve">From the 687 primary genomes, we applied a quality filter requiring contig N50 ≥ 100 kb and ≤ 10,000 total scaffolds for inclusion in the whole-genome alignment (see Whole-Genome Alignment section for rationale). An additional 39 genomes from the conditional category that passed these thresholds were recovered, yielding 478 pre-filter genomes (466 post-filter). The quality-approved set spans 61+ beetle families representing all three extant suborders: Polyphaga, Adephaga, and Archostemata (1 species,</w:t>
      </w:r>
      <w:r>
        <w:rPr>
          <w:rFonts w:ascii="Times New Roman" w:cs="Times New Roman" w:eastAsia="Times New Roman" w:hAnsi="Times New Roman"/>
          <w:i/>
          <w:iCs/>
          <w:sz w:val="24"/>
          <w:szCs w:val="24"/>
        </w:rPr>
        <w:t xml:space="preserve">Priacma serrata</w:t>
      </w:r>
      <w:r>
        <w:rPr>
          <w:rFonts w:ascii="Times New Roman" w:cs="Times New Roman" w:eastAsia="Times New Roman" w:hAnsi="Times New Roman"/>
          <w:sz w:val="24"/>
          <w:szCs w:val="24"/>
        </w:rPr>
        <w:t xml:space="preserve">).</w:t>
      </w:r>
    </w:p>
    <w:p>
      <w:pPr>
        <w:pStyle w:val="Heading2"/>
        <w:spacing w:after="120" w:before="240"/>
      </w:pPr>
      <w:r>
        <w:rPr>
          <w:rFonts w:ascii="Times New Roman" w:cs="Times New Roman" w:eastAsia="Times New Roman" w:hAnsi="Times New Roman"/>
          <w:b/>
          <w:bCs/>
          <w:sz w:val="26"/>
          <w:szCs w:val="26"/>
        </w:rPr>
        <w:t xml:space="preserve">Data Use Restriction Audit</w:t>
      </w:r>
    </w:p>
    <w:p>
      <w:pPr>
        <w:spacing w:after="120" w:line="360"/>
        <w:jc w:val="both"/>
      </w:pPr>
      <w:r>
        <w:rPr>
          <w:rFonts w:ascii="Times New Roman" w:cs="Times New Roman" w:eastAsia="Times New Roman" w:hAnsi="Times New Roman"/>
          <w:sz w:val="24"/>
          <w:szCs w:val="24"/>
        </w:rPr>
        <w:t xml:space="preserve">All 687 primary genome selections were audited for data use restrictions. Assemblies were classified as LOW risk (published or RefSeq with no known restrictions), MEDIUM risk (associated with PRJEB-prefix BioProjects, potentially indicating Earth BioGenome Project or Darwin Tree of Life origin with pre-publication data use conditions), or HIGH risk (known embargo or restriction). All 439 quality-approved primary selections were classified as LOW risk. The full catalog includes 284 assemblies with PRJEB-prefix BioProjects flagged for verification if future analyses require non-primary genome selections.</w:t>
      </w:r>
    </w:p>
    <w:p>
      <w:pPr>
        <w:pStyle w:val="Heading1"/>
        <w:spacing w:after="120" w:before="360"/>
      </w:pPr>
      <w:r>
        <w:rPr>
          <w:rFonts w:ascii="Times New Roman" w:cs="Times New Roman" w:eastAsia="Times New Roman" w:hAnsi="Times New Roman"/>
          <w:b/>
          <w:bCs/>
          <w:sz w:val="28"/>
          <w:szCs w:val="28"/>
        </w:rPr>
        <w:t xml:space="preserve">Guide Tree Construction</w:t>
      </w:r>
    </w:p>
    <w:p>
      <w:pPr>
        <w:spacing w:after="120" w:line="360"/>
        <w:jc w:val="both"/>
      </w:pPr>
      <w:r>
        <w:rPr>
          <w:rFonts w:ascii="Times New Roman" w:cs="Times New Roman" w:eastAsia="Times New Roman" w:hAnsi="Times New Roman"/>
          <w:sz w:val="24"/>
          <w:szCs w:val="24"/>
        </w:rPr>
        <w:t xml:space="preserve">Progressive Cactus requires a guide tree with branch lengths in substitutions per site to tune alignment sensitivity across divergent lineages. To obtain empirical branch lengths for all 439 taxa, we constructed a multi-locus nuclear protein tree from conserved single-copy orthologs. We selected the 15 longest ancestral protein sequences (1,778–3,033 amino acids) from the BUSCO insecta_odb10 lineage dataset (Manni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2021), which contains 1,367 conserved insect gene profiles. Each protein was searched against all 439 genome assemblies using tBLASTn v2.14.0 (Camacho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2009) with an E-value threshold of 1e-5. Hits were filtered to retain only those with ≥100 amino acid alignment length and ≥30% protein identity. For each gene, protein sequences from all taxa with passing hits were aligned using MAFFT v7.520 (Katoh &amp; Standley 2013) with the “auto” strategy. Aligned genes were concatenated into a protein supermatrix, with missing genes for a given taxon represented as gap characters. An approximately maximum-likelihood tree was inferred from the supermatrix using FastTree v2.1.11 (Price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2010) under the WAG model with gamma-distributed rate variation (20 discrete rate categories), providing branch lengths in substitutions per site.</w:t>
      </w:r>
    </w:p>
    <w:p>
      <w:pPr>
        <w:spacing w:after="120" w:line="360"/>
        <w:jc w:val="both"/>
      </w:pPr>
      <w:r>
        <w:rPr>
          <w:rFonts w:ascii="Times New Roman" w:cs="Times New Roman" w:eastAsia="Times New Roman" w:hAnsi="Times New Roman"/>
          <w:sz w:val="24"/>
          <w:szCs w:val="24"/>
        </w:rPr>
        <w:t xml:space="preserve">The tree was rooted on Neuropterida outgroup taxa. A quality gate required that ≥90% of taxa (≥395/439) have molecular data from at least one gene before proceeding. All 439 taxa (100%) yielded hits for at least one marker gene (range: 9–15 genes per taxon, mean 13.5), so no taxonomy-based grafting was required. The concatenated supermatrix comprised 43,060 aligned amino acid positions. This approximate tree was used as the Progressive Cactus guide tree after validation that all 439 taxa were present with branch lengths in the accepted range (minimum 1.06 × 10⁻³, maximum 1.33 substitutions per site, mean 0.097).</w:t>
      </w:r>
    </w:p>
    <w:p>
      <w:pPr>
        <w:pStyle w:val="Heading1"/>
        <w:spacing w:after="120" w:before="360"/>
      </w:pPr>
      <w:r>
        <w:rPr>
          <w:rFonts w:ascii="Times New Roman" w:cs="Times New Roman" w:eastAsia="Times New Roman" w:hAnsi="Times New Roman"/>
          <w:b/>
          <w:bCs/>
          <w:sz w:val="24"/>
          <w:szCs w:val="24"/>
        </w:rPr>
        <w:t>Species Tree Inference</w:t>
      </w:r>
    </w:p>
    <w:p>
      <w:pPr>
        <w:spacing w:after="120"/>
        <w:jc w:val="both"/>
      </w:pPr>
      <w:r>
        <w:rPr>
          <w:rFonts w:ascii="Times New Roman" w:cs="Times New Roman" w:eastAsia="Times New Roman" w:hAnsi="Times New Roman"/>
          <w:sz w:val="24"/>
          <w:szCs w:val="24"/>
        </w:rPr>
        <w:t xml:space="preserve">To obtain a robust species tree for mapping chromosomal rearrangements to phylogenetic branches, we employed a multi-locus coalescent approach using 1,286 nuclear protein-coding loci. From the 1,367 BUSCO insecta_odb10 conserved insect gene profiles (Manni et al. 2021), we mapped all proteins to chromosomal positions in the Tribolium castaneum reference genome (Tcas5.2) using tBLASTn against the Tcas5.2 assembly, retaining the 1,286 loci with confident genomic placement (≥100 amino acid alignment length, ≥30% identity). Each locus was assigned to one of the nine ancestral Stevens elements (Bracewell et al. 2024) based on its Tribolium chromosomal location, validated by BLASTn of Tcas5.2 linkage group sequences against the chromosome-level icTriCast1.1 assembly. To maximize phylogenetic informativeness, all 1,286 loci were included rather than a curated subset; BUSCO genes are specifically selected to be single-copy and conserved across insects, representing a pre-filtered set of informative loci where further subjective filtering would introduce additional analytical choices without a principled basis.</w:t>
      </w:r>
    </w:p>
    <w:p>
      <w:pPr>
        <w:spacing w:after="120"/>
        <w:jc w:val="both"/>
      </w:pPr>
      <w:r>
        <w:rPr>
          <w:rFonts w:ascii="Times New Roman" w:cs="Times New Roman" w:eastAsia="Times New Roman" w:hAnsi="Times New Roman"/>
          <w:sz w:val="24"/>
          <w:szCs w:val="24"/>
        </w:rPr>
        <w:t xml:space="preserve">Each protein was searched against all 478 genome assemblies (439 original + 39 recovery genomes passing quality thresholds) using tBLASTn v2.14.0 (Camacho et al. 2009) with an E-value threshold of 1e–5, retaining hits with ≥100 amino acid alignment length and ≥30% identity. Per-gene protein alignments were generated using MAFFT v7.520 (Katoh &amp; Standley 2013) with the “auto” strategy. Individual gene trees were inferred for each locus using IQ-TREE v2.3.6 (Minh et al. 2020) with automatic model selection (ModelFinder; Kalyaanamoorthy et al. 2017) and 1,000 ultrafast bootstrap replicates (Hoang et al. 2018).</w:t>
      </w:r>
    </w:p>
    <w:p>
      <w:pPr>
        <w:spacing w:after="120"/>
        <w:jc w:val="both"/>
      </w:pPr>
      <w:r>
        <w:rPr>
          <w:rFonts w:ascii="Times New Roman" w:cs="Times New Roman" w:eastAsia="Times New Roman" w:hAnsi="Times New Roman"/>
          <w:sz w:val="24"/>
          <w:szCs w:val="24"/>
        </w:rPr>
        <w:t xml:space="preserve">Prior to coalescent analysis, poorly supported branches in individual gene trees (ultrafast bootstrap &lt; 10%) were collapsed to polytomies to prevent stochastic noise from driving quartet optimization. The species tree was estimated from the contracted gene trees using weighted ASTRAL (wASTRAL; Zhang &amp; Mirarab 2022), implemented in the ASTER package v1.20.4. wASTRAL weights quartets by both branch lengths and support values, providing greater robustness to gene tree estimation error than unweighted ASTRAL-III, which is critical when individual BUSCO loci may have limited phylogenetic signal. Node support was assessed using gene concordance factors (gCF) and likelihood-based site concordance factors (sCF) computed in IQ-TREE v2.3.6 (Minh et al. 2020), which quantify the proportion of gene trees and informative sites supporting each bipartition, respectively. To diagnose the source of discordance at each node, we additionally computed the two site discordance fractions (sDF1 and sDF2); symmetry between sDF1 and sDF2 indicates incomplete lineage sorting, while asymmetry flags potential introgression or systematic model violation (Lanfear, Hahn &amp; Minh 2024). As a concordance check, we also inferred a maximum-likelihood tree from the concatenated supermatrix using IQ-TREE v2.3.6 with the site-heterogeneous LG+C60+F+R mixture model, which accounts for across-site compositional heterogeneity that can drive long-branch attraction artifacts in deep-time phylogenomics. The wASTRAL species tree was used for all downstream rearrangement mapping and synteny analyses.</w:t>
      </w:r>
    </w:p>
    <w:p>
      <w:pPr>
        <w:spacing w:after="120"/>
        <w:jc w:val="both"/>
      </w:pPr>
      <w:r>
        <w:rPr>
          <w:rFonts w:ascii="Times New Roman" w:cs="Times New Roman" w:eastAsia="Times New Roman" w:hAnsi="Times New Roman"/>
          <w:sz w:val="24"/>
          <w:szCs w:val="24"/>
        </w:rPr>
        <w:t xml:space="preserve">To test whether chromosomal rearrangements promote reproductive isolation and gene tree discordance, we computed per-Stevens-element concordance factors by partitioning gene trees according to the chromosomal location of each locus. For each branch of the species tree, we compared gCF values for genes located near identified rearrangement breakpoints (within 500 kb) to genes in conserved syntenic interiors. If chromosomal rearrangements suppress recombination and promote divergence, breakpoint-proximal loci should show reduced concordance relative to syntenic-interior loci, particularly along branches with elevated rearrangement rates. This analysis provides a direct test of the chromosomal speciation model (Rieseberg 2001; Noor et al. 2001; Navarro &amp; Barton 2003) at unprecedented phylogenetic scale.</w:t>
      </w:r>
    </w:p>
    <w:p>
      <w:pPr>
        <w:pStyle w:val="Heading1"/>
        <w:spacing w:after="120" w:before="360"/>
      </w:pPr>
      <w:r>
        <w:rPr>
          <w:rFonts w:ascii="Times New Roman" w:cs="Times New Roman" w:eastAsia="Times New Roman" w:hAnsi="Times New Roman"/>
          <w:b/>
          <w:bCs/>
          <w:sz w:val="28"/>
          <w:szCs w:val="28"/>
        </w:rPr>
        <w:t xml:space="preserve">Whole-Genome Alignment</w:t>
      </w:r>
    </w:p>
    <w:p>
      <w:pPr>
        <w:spacing w:after="120" w:line="360"/>
        <w:jc w:val="both"/>
      </w:pPr>
      <w:r>
        <w:rPr>
          <w:rFonts w:ascii="Times New Roman" w:cs="Times New Roman" w:eastAsia="Times New Roman" w:hAnsi="Times New Roman"/>
          <w:sz w:val="24"/>
          <w:szCs w:val="24"/>
        </w:rPr>
        <w:t xml:space="preserve">Genome assemblies were downloaded from NCBI using the </w:t>
      </w:r>
      <w:del w:id="103" w:author="Claude" w:date="2026-03-21T00:00:00Z">
        <w:r>
          <w:rPr>
            <w:rFonts w:ascii="Times New Roman" w:cs="Times New Roman" w:eastAsia="Times New Roman" w:hAnsi="Times New Roman"/>
            <w:sz w:val="24"/>
            <w:szCs w:val="24"/>
          </w:rPr>
          <w:delText xml:space="preserve">NCBI Datasets command-line tool, with curl-based fallback to FTP URLs for assemblies not available through the Datasets API. Downloads were parallelized on the Texas A&amp;M University Grace high-performance computing cluster using a SLURM array job (439 tasks, 20-job throttle).</w:delText>
        </w:r>
      </w:del>
      <w:ins w:id="104" w:author="Claude" w:date="2026-03-21T00:00:00Z">
        <w:r>
          <w:rPr>
            <w:rFonts w:ascii="Times New Roman" w:cs="Times New Roman" w:eastAsia="Times New Roman" w:hAnsi="Times New Roman"/>
            <w:sz w:val="24"/>
            <w:szCs w:val="24"/>
          </w:rPr>
          <w:t xml:space="preserve">NCBI Datasets API v2 via curl on the Texas A&amp;M University Grace high-performance computing cluster. Each genome was retrieved as a ZIP archive containing the FASTA assembly and GFF annotation, then extracted and validated for file integrity (minimum 10 KB file size with FASTA content confirmed). Downloads were parallelized with four concurrent processes on the cluster login node and completed in approximately six hours, with three download rounds required to achieve 100% success (439/439 genomes).</w:t>
        </w:r>
      </w:ins>
      <w:r>
        <w:rPr>
          <w:rFonts w:ascii="Times New Roman" w:cs="Times New Roman" w:eastAsia="Times New Roman" w:hAnsi="Times New Roman"/>
          <w:sz w:val="24"/>
          <w:szCs w:val="24"/>
        </w:rPr>
      </w:r>
    </w:p>
    <w:p>
      <w:pPr>
        <w:spacing w:after="120" w:line="360"/>
        <w:jc w:val="both"/>
        <w:rPr>
          <w:ins w:id="213" w:author="Claude" w:date="2026-03-23T00:00:00Z"/>
        </w:rPr>
      </w:pPr>
      <w:ins w:id="214" w:author="Claude" w:date="2026-03-23T00:00:00Z">
        <w:r>
          <w:rPr>
            <w:rFonts w:ascii="Times New Roman" w:cs="Times New Roman" w:eastAsia="Times New Roman" w:hAnsi="Times New Roman"/>
            <w:sz w:val="24"/>
            <w:szCs w:val="24"/>
          </w:rPr>
          <w:t xml:space="preserve">Prior to alignment, assemblies were evaluated against pre-defined quality thresholds based on intrinsic assembly metrics established independently of any alignment output. Two criteria were applied uniformly. First, assemblies with contig N50 below 100 kb were excluded; contig N50 directly measures the continuity of primary assembled sequence without regard to scaffolding, and assemblies below this threshold lack the contiguous sequence stretches needed to reliably resolve multi-gene synteny blocks, as gene neighborhoods may be interrupted by assembly gaps at a rate that confounds rearrangement detection. Second, assemblies with more than 10,000 total scaffolds were excluded regardless of scaffold N50; the total scaffold count reflects the degree to which chromosomal DNA has been fragmented into unanchored units, and highly fragmented assemblies provide insufficient contiguous context for accurate breakpoint placement even when individual scaffolds are nominally large. The T. castaneum reference genome was retained unconditionally as the Stevens element reference. These thresholds were established prior to any inspection of alignment outputs and applied uniformly to all assemblies. Excluded assemblies and their quality metrics are reported in Table S1.</w:t>
        </w:r>
      </w:ins>
    </w:p>
    <w:p>
      <w:pPr>
        <w:spacing w:after="120" w:line="360"/>
        <w:jc w:val="both"/>
      </w:pPr>
      <w:r>
        <w:rPr>
          <w:rFonts w:ascii="Times New Roman" w:cs="Times New Roman" w:eastAsia="Times New Roman" w:hAnsi="Times New Roman"/>
          <w:sz w:val="24"/>
          <w:szCs w:val="24"/>
        </w:rPr>
        <w:t xml:space="preserve">Whole-genome multiple alignment was performed using Progressive Cactus </w:t>
      </w:r>
      <w:del w:id="105" w:author="Claude" w:date="2026-03-21T00:00:00Z">
        <w:r>
          <w:rPr>
            <w:rFonts w:ascii="Times New Roman" w:cs="Times New Roman" w:eastAsia="Times New Roman" w:hAnsi="Times New Roman"/>
            <w:sz w:val="24"/>
            <w:szCs w:val="24"/>
          </w:rPr>
          <w:delText>v2.9</w:delText>
        </w:r>
      </w:del>
      <w:ins w:id="106" w:author="Claude" w:date="2026-03-21T00:00:00Z">
        <w:r>
          <w:rPr>
            <w:rFonts w:ascii="Times New Roman" w:cs="Times New Roman" w:eastAsia="Times New Roman" w:hAnsi="Times New Roman"/>
            <w:sz w:val="24"/>
            <w:szCs w:val="24"/>
          </w:rPr>
          <w:t>v2.9.3</w:t>
        </w:r>
      </w:ins>
      <w:r>
        <w:rPr>
          <w:rFonts w:ascii="Times New Roman" w:cs="Times New Roman" w:eastAsia="Times New Roman" w:hAnsi="Times New Roman"/>
          <w:sz w:val="24"/>
          <w:szCs w:val="24"/>
        </w:rPr>
        <w:t xml:space="preserve"> (Armstrong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2020), which constructs a hierarchical alignment guided by a phylogenetic tree. The alignment of 466 genomes (478 minus 12 failing quality filters) was decomposed into 465 sub-problems across 33 tree-depth levels using</w:t>
      </w:r>
      <w:r>
        <w:rPr>
          <w:rFonts w:ascii="Courier New" w:cs="Courier New" w:eastAsia="Courier New" w:hAnsi="Courier New"/>
          <w:sz w:val="24"/>
          <w:szCs w:val="24"/>
        </w:rPr>
        <w:t xml:space="preserve">cactus-prepare</w:t>
      </w:r>
      <w:r>
        <w:rPr>
          <w:rFonts w:ascii="Times New Roman" w:cs="Times New Roman" w:eastAsia="Times New Roman" w:hAnsi="Times New Roman"/>
          <w:sz w:val="24"/>
          <w:szCs w:val="24"/>
        </w:rPr>
        <w:t xml:space="preserve">. Genome preprocessing (repeat masking) was parallelized across 15 batch jobs. At each tree level, pairwise blast and alignment steps were submitted as independent SLURM array tasks on standard compute nodes (8 cores, 32 GB RAM, 12-hour wall time), with quality checks between levels before advancing. The final output was a HAL-format (Hickey</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2013) hierarchical alignment file enabling arbitrary pairwise genome comparisons.</w:t>
      </w:r>
    </w:p>
    <w:p>
      <w:pPr>
        <w:pStyle w:val="Heading1"/>
        <w:spacing w:after="120" w:before="360"/>
      </w:pPr>
      <w:r>
        <w:rPr>
          <w:rFonts w:ascii="Times New Roman" w:cs="Times New Roman" w:eastAsia="Times New Roman" w:hAnsi="Times New Roman"/>
          <w:b/>
          <w:bCs/>
          <w:sz w:val="28"/>
          <w:szCs w:val="28"/>
        </w:rPr>
        <w:t xml:space="preserve">Ancestral Linkage Group Assignment</w:t>
      </w:r>
    </w:p>
    <w:p>
      <w:pPr>
        <w:spacing w:after="120" w:line="360"/>
        <w:jc w:val="both"/>
      </w:pPr>
      <w:r>
        <w:rPr>
          <w:rFonts w:ascii="Times New Roman" w:cs="Times New Roman" w:eastAsia="Times New Roman" w:hAnsi="Times New Roman"/>
          <w:sz w:val="24"/>
          <w:szCs w:val="24"/>
        </w:rPr>
        <w:t xml:space="preserve">Ancestral linkage groups (Stevens elements) were assigned following the nomenclature of Bracewell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(2024), who identified nine conserved ancestral chromosome units across 12 beetle genomes. We validated and extended these assignments across our 400+ genome dataset by identifying conserved syntenic blocks between each genome and the </w:t>
      </w:r>
      <w:r>
        <w:rPr>
          <w:rFonts w:ascii="Times New Roman" w:cs="Times New Roman" w:eastAsia="Times New Roman" w:hAnsi="Times New Roman"/>
          <w:i/>
          <w:iCs/>
          <w:sz w:val="24"/>
          <w:szCs w:val="24"/>
        </w:rPr>
        <w:t xml:space="preserve">Tribolium castaneum</w:t>
      </w:r>
      <w:r>
        <w:rPr>
          <w:rFonts w:ascii="Times New Roman" w:cs="Times New Roman" w:eastAsia="Times New Roman" w:hAnsi="Times New Roman"/>
          <w:sz w:val="24"/>
          <w:szCs w:val="24"/>
        </w:rPr>
        <w:t xml:space="preserve"> reference (Tcas5.2) using the HAL alignment. Gene-based synteny was defined using one-to-one ortholog assignments, with syntenic blocks required to contain ≥10 consecutive orthologous genes with conserved order and orientation.</w:t>
      </w:r>
    </w:p>
    <w:p>
      <w:pPr>
        <w:spacing w:after="120" w:line="360"/>
        <w:jc w:val="both"/>
      </w:pPr>
      <w:r>
        <w:rPr>
          <w:rFonts w:ascii="Times New Roman" w:cs="Times New Roman" w:eastAsia="Times New Roman" w:hAnsi="Times New Roman"/>
          <w:sz w:val="24"/>
          <w:szCs w:val="24"/>
        </w:rPr>
        <w:t xml:space="preserve">This approach is directly analogous to the Merian element framework developed for Lepidoptera (Wright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2024), which identified 32 ancestral linkage groups across 210 butterfly and moth genomes, and the Muller element system in </w:t>
      </w:r>
      <w:r>
        <w:rPr>
          <w:rFonts w:ascii="Times New Roman" w:cs="Times New Roman" w:eastAsia="Times New Roman" w:hAnsi="Times New Roman"/>
          <w:i/>
          <w:iCs/>
          <w:sz w:val="24"/>
          <w:szCs w:val="24"/>
        </w:rPr>
        <w:t xml:space="preserve">Drosophila</w:t>
      </w:r>
      <w:r>
        <w:rPr>
          <w:rFonts w:ascii="Times New Roman" w:cs="Times New Roman" w:eastAsia="Times New Roman" w:hAnsi="Times New Roman"/>
          <w:sz w:val="24"/>
          <w:szCs w:val="24"/>
        </w:rPr>
        <w:t xml:space="preserve"> (Muller 1940). The substantially larger number of Stevens elements relative to Merian elements reflects the deeper phylogenetic divergence within Coleoptera (~300 My) compared to Lepidoptera (~250 My) and the greater karyotypic diversity observed in beetles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4 to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70+; Blackmon &amp; Demuth 2014).</w:t>
      </w:r>
    </w:p>
    <!-- RACA section removed: deferred to follow-up paper (see project_management/future_analyses.md) -->
    <w:p>
      <w:pPr>
        <w:pStyle w:val="Heading1"/>
        <w:spacing w:after="120" w:before="360"/>
      </w:pPr>
      <w:r>
        <w:rPr>
          <w:rFonts w:ascii="Times New Roman" w:cs="Times New Roman" w:eastAsia="Times New Roman" w:hAnsi="Times New Roman"/>
          <w:b/>
          <w:bCs/>
          <w:sz w:val="28"/>
          <w:szCs w:val="28"/>
        </w:rPr>
        <w:t xml:space="preserve">Rearrangement Classification and Rate Estimation</w:t>
      </w:r>
    </w:p>
    <w:p>
      <w:pPr>
        <w:spacing w:after="120" w:line="360"/>
        <w:jc w:val="both"/>
      </w:pPr>
      <w:r>
        <w:rPr>
          <w:rFonts w:ascii="Times New Roman" w:cs="Times New Roman" w:eastAsia="Times New Roman" w:hAnsi="Times New Roman"/>
          <w:sz w:val="24"/>
          <w:szCs w:val="24"/>
        </w:rPr>
        <w:t xml:space="preserve">Chromosomal rearrangements were classified as inversions, fusions, fissions, or translocations by comparing syntenic block arrangements between adjacent ancestral and descendant karyotypes along each branch of the phylogeny. Rearrangement events were mapped to specific phylogenetic branches using parsimony, with ambiguous placements resolved by maximum likelihood under a model of equal rates for all rearrangement types.</w:t>
      </w:r>
    </w:p>
    <w:p>
      <w:pPr>
        <w:spacing w:after="120" w:line="360"/>
        <w:jc w:val="both"/>
      </w:pPr>
      <w:r>
        <w:rPr>
          <w:rFonts w:ascii="Times New Roman" w:cs="Times New Roman" w:eastAsia="Times New Roman" w:hAnsi="Times New Roman"/>
          <w:sz w:val="24"/>
          <w:szCs w:val="24"/>
        </w:rPr>
        <w:t xml:space="preserve">Branch-specific rearrangement rates were calculated as the number of rearrangement events per million years (events/My), using divergence time estimates from McKenna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(2019) and TimeTree (Kumar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2022). Rate heterogeneity across the phylogeny was tested using a likelihood ratio test comparing a model with a single rate for all branches to a model allowing rate variation.</w:t>
      </w:r>
    </w:p>
    <w:p>
      <w:pPr>
        <w:pStyle w:val="Heading1"/>
        <w:spacing w:after="120" w:before="360"/>
      </w:pPr>
      <w:r>
        <w:rPr>
          <w:rFonts w:ascii="Times New Roman" w:cs="Times New Roman" w:eastAsia="Times New Roman" w:hAnsi="Times New Roman"/>
          <w:b/>
          <w:bCs/>
          <w:sz w:val="28"/>
          <w:szCs w:val="28"/>
        </w:rPr>
        <w:t xml:space="preserve">Cross-Validation with Cytogenetic Data</w:t>
      </w:r>
    </w:p>
    <w:p>
      <w:pPr>
        <w:spacing w:after="120" w:line="360"/>
        <w:jc w:val="both"/>
      </w:pPr>
      <w:r>
        <w:rPr>
          <w:rFonts w:ascii="Times New Roman" w:cs="Times New Roman" w:eastAsia="Times New Roman" w:hAnsi="Times New Roman"/>
          <w:sz w:val="24"/>
          <w:szCs w:val="24"/>
        </w:rPr>
        <w:t xml:space="preserve">Genome-inferred chromosome numbers and karyotype structures were cross-validated against the published cytogenetic literature using the Blackmon lab chromosome database (Blackmon &amp; Demuth 2014; Blackmon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2016), which contains karyotype records for over 4,700 beetle species. For species with both genomic and cytogenetic data, we compared inferred and observed haploid chromosome numbers (n), and evaluated whether genome-inferred Stevens element fusions and fissions were consistent with observed karyotypic variation.</w:t>
      </w:r>
    </w:p>
    <w:p>
      <w:pPr>
        <w:pStyle w:val="Heading1"/>
        <w:spacing w:after="120" w:before="360"/>
      </w:pPr>
      <w:r>
        <w:rPr>
          <w:rFonts w:ascii="Times New Roman" w:cs="Times New Roman" w:eastAsia="Times New Roman" w:hAnsi="Times New Roman"/>
          <w:b/>
          <w:bCs/>
          <w:sz w:val="28"/>
          <w:szCs w:val="28"/>
        </w:rPr>
        <w:t xml:space="preserve">Data Availability</w:t>
      </w:r>
    </w:p>
    <w:p>
      <w:pPr>
        <w:spacing w:after="120" w:line="360"/>
        <w:jc w:val="both"/>
      </w:pPr>
      <w:r>
        <w:rPr>
          <w:rFonts w:ascii="Times New Roman" w:cs="Times New Roman" w:eastAsia="Times New Roman" w:hAnsi="Times New Roman"/>
          <w:sz w:val="24"/>
          <w:szCs w:val="24"/>
        </w:rPr>
        <w:t xml:space="preserve">The genome catalog, quality-scored primary selections, guide phylogeny, HAL alignment file, synteny block coordinates, rearrangement calls, and ancestral karyotype reconstructions are available at [repository URL]. All analysis scripts are available at [GitHub URL]. The interactive genome inventory and task board are included as supplementary materials.</w:t>
      </w:r>
    </w:p>
    <w:p>
      <w:r>
        <w:br w:type="page"/>
      </w:r>
    </w:p>
    <w:p>
      <w:pPr>
        <w:pStyle w:val="Heading1"/>
        <w:spacing w:after="120" w:before="360"/>
      </w:pPr>
      <w:r>
        <w:rPr>
          <w:rFonts w:ascii="Times New Roman" w:cs="Times New Roman" w:eastAsia="Times New Roman" w:hAnsi="Times New Roman"/>
          <w:b/>
          <w:bCs/>
          <w:sz w:val="28"/>
          <w:szCs w:val="28"/>
        </w:rPr>
        <w:t xml:space="preserve">References</w:t>
      </w:r>
    </w:p>
    <w:p>
      <w:pPr>
        <w:spacing w:after="120" w:line="360"/>
        <w:jc w:val="both"/>
      </w:pPr>
      <w:r>
        <w:rPr>
          <w:rFonts w:ascii="Times New Roman" w:cs="Times New Roman" w:eastAsia="Times New Roman" w:hAnsi="Times New Roman"/>
          <w:sz w:val="24"/>
          <w:szCs w:val="24"/>
        </w:rPr>
        <w:t xml:space="preserve">Armstrong, J., Hickey, G., Diekhans, M., Fiddes, I. T., Novak, A. M., Deran, A., ... &amp; Paten, B. (2020). Progressive Cactus is a multiple-genome aligner for the thousand-genome era. </w:t>
      </w:r>
      <w:r>
        <w:rPr>
          <w:rFonts w:ascii="Times New Roman" w:cs="Times New Roman" w:eastAsia="Times New Roman" w:hAnsi="Times New Roman"/>
          <w:i/>
          <w:iCs/>
          <w:sz w:val="24"/>
          <w:szCs w:val="24"/>
        </w:rPr>
        <w:t xml:space="preserve">Nature</w:t>
      </w:r>
      <w:r>
        <w:rPr>
          <w:rFonts w:ascii="Times New Roman" w:cs="Times New Roman" w:eastAsia="Times New Roman" w:hAnsi="Times New Roman"/>
          <w:sz w:val="24"/>
          <w:szCs w:val="24"/>
        </w:rPr>
        <w:t xml:space="preserve">, 587(7833), 246–251.</w:t>
      </w:r>
    </w:p>
    <w:p>
      <w:pPr>
        <w:spacing w:after="120" w:line="360"/>
        <w:jc w:val="both"/>
      </w:pPr>
      <w:r>
        <w:rPr>
          <w:rFonts w:ascii="Times New Roman" w:cs="Times New Roman" w:eastAsia="Times New Roman" w:hAnsi="Times New Roman"/>
          <w:sz w:val="24"/>
          <w:szCs w:val="24"/>
        </w:rPr>
        <w:t xml:space="preserve">Blackmon, H., &amp; Demuth, J. P. (2014). Estimating tempo and mode of Y chromosome turnover: explaining Y chromosome loss with the fragile Y hypothesis. </w:t>
      </w:r>
      <w:r>
        <w:rPr>
          <w:rFonts w:ascii="Times New Roman" w:cs="Times New Roman" w:eastAsia="Times New Roman" w:hAnsi="Times New Roman"/>
          <w:i/>
          <w:iCs/>
          <w:sz w:val="24"/>
          <w:szCs w:val="24"/>
        </w:rPr>
        <w:t xml:space="preserve">Genetics</w:t>
      </w:r>
      <w:r>
        <w:rPr>
          <w:rFonts w:ascii="Times New Roman" w:cs="Times New Roman" w:eastAsia="Times New Roman" w:hAnsi="Times New Roman"/>
          <w:sz w:val="24"/>
          <w:szCs w:val="24"/>
        </w:rPr>
        <w:t xml:space="preserve">, 197(2), 561–572.</w:t>
      </w:r>
    </w:p>
    <w:p>
      <w:pPr>
        <w:spacing w:after="120" w:line="360"/>
        <w:jc w:val="both"/>
      </w:pPr>
      <w:r>
        <w:rPr>
          <w:rFonts w:ascii="Times New Roman" w:cs="Times New Roman" w:eastAsia="Times New Roman" w:hAnsi="Times New Roman"/>
          <w:sz w:val="24"/>
          <w:szCs w:val="24"/>
        </w:rPr>
        <w:t xml:space="preserve">Blackmon, H., Ross, L., &amp; Bachtrog, D. (2016). Sex determination, sex chromosomes, and karyotype evolution in insects. </w:t>
      </w:r>
      <w:r>
        <w:rPr>
          <w:rFonts w:ascii="Times New Roman" w:cs="Times New Roman" w:eastAsia="Times New Roman" w:hAnsi="Times New Roman"/>
          <w:i/>
          <w:iCs/>
          <w:sz w:val="24"/>
          <w:szCs w:val="24"/>
        </w:rPr>
        <w:t xml:space="preserve">Journal of Heredity</w:t>
      </w:r>
      <w:r>
        <w:rPr>
          <w:rFonts w:ascii="Times New Roman" w:cs="Times New Roman" w:eastAsia="Times New Roman" w:hAnsi="Times New Roman"/>
          <w:sz w:val="24"/>
          <w:szCs w:val="24"/>
        </w:rPr>
        <w:t xml:space="preserve">, 108(1), 78–93.</w:t>
      </w:r>
    </w:p>
    <w:p>
      <w:pPr>
        <w:spacing w:after="120" w:line="360"/>
        <w:jc w:val="both"/>
      </w:pPr>
      <w:r>
        <w:rPr>
          <w:rFonts w:ascii="Times New Roman" w:cs="Times New Roman" w:eastAsia="Times New Roman" w:hAnsi="Times New Roman"/>
          <w:sz w:val="24"/>
          <w:szCs w:val="24"/>
        </w:rPr>
        <w:t xml:space="preserve">Bracewell, R., Tran, A., Chatla, K., &amp; Bachtrog, D. (2024). Sex and neo-sex chromosome evolution in beetles. </w:t>
      </w:r>
      <w:r>
        <w:rPr>
          <w:rFonts w:ascii="Times New Roman" w:cs="Times New Roman" w:eastAsia="Times New Roman" w:hAnsi="Times New Roman"/>
          <w:i/>
          <w:iCs/>
          <w:sz w:val="24"/>
          <w:szCs w:val="24"/>
        </w:rPr>
        <w:t xml:space="preserve">PLOS Genetics</w:t>
      </w:r>
      <w:r>
        <w:rPr>
          <w:rFonts w:ascii="Times New Roman" w:cs="Times New Roman" w:eastAsia="Times New Roman" w:hAnsi="Times New Roman"/>
          <w:sz w:val="24"/>
          <w:szCs w:val="24"/>
        </w:rPr>
        <w:t xml:space="preserve">, 20(11), e1011477.</w:t>
      </w:r>
    </w:p>
    <w:p>
      <w:pPr>
        <w:spacing w:after="120" w:line="360"/>
        <w:jc w:val="both"/>
      </w:pPr>
      <w:r>
        <w:rPr>
          <w:rFonts w:ascii="Times New Roman" w:cs="Times New Roman" w:eastAsia="Times New Roman" w:hAnsi="Times New Roman"/>
          <w:sz w:val="24"/>
          <w:szCs w:val="24"/>
        </w:rPr>
        <w:t xml:space="preserve">Copeland, M., Landa, S., Owoyemi, A., Jonika, M. M., Alfieri, J. M., Johnston, J. S., ... &amp; Casola, C. (2024). Genome assembly of the southern pine beetle (</w:t>
      </w:r>
      <w:r>
        <w:rPr>
          <w:rFonts w:ascii="Times New Roman" w:cs="Times New Roman" w:eastAsia="Times New Roman" w:hAnsi="Times New Roman"/>
          <w:i/>
          <w:iCs/>
          <w:sz w:val="24"/>
          <w:szCs w:val="24"/>
        </w:rPr>
        <w:t xml:space="preserve">Dendroctonus frontalis</w:t>
      </w:r>
      <w:r>
        <w:rPr>
          <w:rFonts w:ascii="Times New Roman" w:cs="Times New Roman" w:eastAsia="Times New Roman" w:hAnsi="Times New Roman"/>
          <w:sz w:val="24"/>
          <w:szCs w:val="24"/>
        </w:rPr>
        <w:t xml:space="preserve"> Zimmerman) reveals the origins of gene content reduction in </w:t>
      </w:r>
      <w:r>
        <w:rPr>
          <w:rFonts w:ascii="Times New Roman" w:cs="Times New Roman" w:eastAsia="Times New Roman" w:hAnsi="Times New Roman"/>
          <w:i/>
          <w:iCs/>
          <w:sz w:val="24"/>
          <w:szCs w:val="24"/>
        </w:rPr>
        <w:t xml:space="preserve">Dendroctonus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Royal Society Open Science</w:t>
      </w:r>
      <w:r>
        <w:rPr>
          <w:rFonts w:ascii="Times New Roman" w:cs="Times New Roman" w:eastAsia="Times New Roman" w:hAnsi="Times New Roman"/>
          <w:sz w:val="24"/>
          <w:szCs w:val="24"/>
        </w:rPr>
        <w:t xml:space="preserve">, 11(12), 240755.</w:t>
      </w:r>
    </w:p>
    <w:p>
      <w:pPr>
        <w:spacing w:after="120" w:line="360"/>
        <w:jc w:val="both"/>
      </w:pPr>
      <w:r>
        <w:rPr>
          <w:rFonts w:ascii="Times New Roman" w:cs="Times New Roman" w:eastAsia="Times New Roman" w:hAnsi="Times New Roman"/>
          <w:sz w:val="24"/>
          <w:szCs w:val="24"/>
        </w:rPr>
        <w:t xml:space="preserve">Damas, J., Corbo, M., Kim, J., Turner-Maier, J., Farré, M., Larkin, D. M., ... &amp; Lewin, H. A. (2022). Evolution of the ancestral mammalian karyotype and syntenic regions. </w:t>
      </w:r>
      <w:r>
        <w:rPr>
          <w:rFonts w:ascii="Times New Roman" w:cs="Times New Roman" w:eastAsia="Times New Roman" w:hAnsi="Times New Roman"/>
          <w:i/>
          <w:iCs/>
          <w:sz w:val="24"/>
          <w:szCs w:val="24"/>
        </w:rPr>
        <w:t xml:space="preserve">Proceedings of the National Academy of Sciences</w:t>
      </w:r>
      <w:r>
        <w:rPr>
          <w:rFonts w:ascii="Times New Roman" w:cs="Times New Roman" w:eastAsia="Times New Roman" w:hAnsi="Times New Roman"/>
          <w:sz w:val="24"/>
          <w:szCs w:val="24"/>
        </w:rPr>
        <w:t xml:space="preserve">, 119(40), e2209139119.</w:t>
      </w:r>
    </w:p>
    <w:p>
      <w:pPr>
        <w:spacing w:after="120" w:line="360"/>
        <w:jc w:val="both"/>
      </w:pPr>
      <w:r>
        <w:rPr>
          <w:rFonts w:ascii="Times New Roman" w:cs="Times New Roman" w:eastAsia="Times New Roman" w:hAnsi="Times New Roman"/>
          <w:sz w:val="24"/>
          <w:szCs w:val="24"/>
        </w:rPr>
        <w:t xml:space="preserve">McKenna, D. D., Shin, S., Ahrens, D., Balke, M., Beza-Beza, C., Clarke, D. J., ... &amp; Farrell, B. D. (2019). The evolution and genomic basis of beetle diversity. </w:t>
      </w:r>
      <w:r>
        <w:rPr>
          <w:rFonts w:ascii="Times New Roman" w:cs="Times New Roman" w:eastAsia="Times New Roman" w:hAnsi="Times New Roman"/>
          <w:i/>
          <w:iCs/>
          <w:sz w:val="24"/>
          <w:szCs w:val="24"/>
        </w:rPr>
        <w:t xml:space="preserve">Proceedings of the National Academy of Sciences</w:t>
      </w:r>
      <w:r>
        <w:rPr>
          <w:rFonts w:ascii="Times New Roman" w:cs="Times New Roman" w:eastAsia="Times New Roman" w:hAnsi="Times New Roman"/>
          <w:sz w:val="24"/>
          <w:szCs w:val="24"/>
        </w:rPr>
        <w:t xml:space="preserve">, 116(49), 24729–24737.</w:t>
      </w:r>
    </w:p>
    <w:p>
      <w:pPr>
        <w:spacing w:after="120" w:line="360"/>
        <w:jc w:val="both"/>
      </w:pPr>
      <w:r>
        <w:rPr>
          <w:rFonts w:ascii="Times New Roman" w:cs="Times New Roman" w:eastAsia="Times New Roman" w:hAnsi="Times New Roman"/>
          <w:sz w:val="24"/>
          <w:szCs w:val="24"/>
        </w:rPr>
        <w:t xml:space="preserve">Ruckman, S. N., Jonika, M. M., Casola, C., &amp; Blackmon, H. (2020). Chromosome number evolves at equal rates in holocentric and monocentric clades. </w:t>
      </w:r>
      <w:r>
        <w:rPr>
          <w:rFonts w:ascii="Times New Roman" w:cs="Times New Roman" w:eastAsia="Times New Roman" w:hAnsi="Times New Roman"/>
          <w:i/>
          <w:iCs/>
          <w:sz w:val="24"/>
          <w:szCs w:val="24"/>
        </w:rPr>
        <w:t xml:space="preserve">PLOS Genetics</w:t>
      </w:r>
      <w:r>
        <w:rPr>
          <w:rFonts w:ascii="Times New Roman" w:cs="Times New Roman" w:eastAsia="Times New Roman" w:hAnsi="Times New Roman"/>
          <w:sz w:val="24"/>
          <w:szCs w:val="24"/>
        </w:rPr>
        <w:t xml:space="preserve">, 16(9), e1009076.</w:t>
      </w:r>
    </w:p>
    <w:p>
      <w:pPr>
        <w:spacing w:after="120" w:line="360"/>
        <w:jc w:val="both"/>
      </w:pPr>
      <w:r>
        <w:rPr>
          <w:rFonts w:ascii="Times New Roman" w:cs="Times New Roman" w:eastAsia="Times New Roman" w:hAnsi="Times New Roman"/>
          <w:sz w:val="24"/>
          <w:szCs w:val="24"/>
        </w:rPr>
        <w:t xml:space="preserve">Wright, C. J., Stevens, L., Mackintosh, A., Lawniczak, M., Blaxter, M., &amp; University of Edinburgh. (2024). Comparative genomics reveals the dynamics of chromosome evolution in Lepidoptera. </w:t>
      </w:r>
      <w:r>
        <w:rPr>
          <w:rFonts w:ascii="Times New Roman" w:cs="Times New Roman" w:eastAsia="Times New Roman" w:hAnsi="Times New Roman"/>
          <w:i/>
          <w:iCs/>
          <w:sz w:val="24"/>
          <w:szCs w:val="24"/>
        </w:rPr>
        <w:t xml:space="preserve">Nature Ecology &amp; Evolution</w:t>
      </w:r>
      <w:r>
        <w:rPr>
          <w:rFonts w:ascii="Times New Roman" w:cs="Times New Roman" w:eastAsia="Times New Roman" w:hAnsi="Times New Roman"/>
          <w:sz w:val="24"/>
          <w:szCs w:val="24"/>
        </w:rPr>
        <w:t xml:space="preserve">, 8, 777–790.</w:t>
      </w:r>
    </w:p>
    <w:p>
      <w:pPr>
        <w:spacing w:after="120" w:line="360"/>
        <w:jc w:val="both"/>
        <w:rPr>
          <w:ins w:id="201" w:author="Claude" w:date="2026-03-21T00:00:00Z"/>
        </w:rPr>
      </w:pPr>
      <w:ins w:id="202" w:author="Claude" w:date="2026-03-21T00:00:00Z">
        <w:r>
          <w:rPr>
            <w:rFonts w:ascii="Times New Roman" w:cs="Times New Roman" w:eastAsia="Times New Roman" w:hAnsi="Times New Roman"/>
            <w:sz w:val="24"/>
            <w:szCs w:val="24"/>
          </w:rPr>
          <w:t xml:space="preserve">Zhang, S. Q., Che, L. H., Li, Y., Liang, D., Pang, H., &amp; Zhang, P. (2018). Evolutionary history of Coleoptera revealed by extensive sampling of genes and species. </w:t>
        </w:r>
        <w:r>
          <w:rPr>
            <w:rFonts w:ascii="Times New Roman" w:cs="Times New Roman" w:eastAsia="Times New Roman" w:hAnsi="Times New Roman"/>
            <w:i/>
            <w:iCs/>
            <w:sz w:val="24"/>
            <w:szCs w:val="24"/>
          </w:rPr>
          <w:t xml:space="preserve">Nature Communications</w:t>
        </w:r>
        <w:r>
          <w:rPr>
            <w:rFonts w:ascii="Times New Roman" w:cs="Times New Roman" w:eastAsia="Times New Roman" w:hAnsi="Times New Roman"/>
            <w:sz w:val="24"/>
            <w:szCs w:val="24"/>
          </w:rPr>
          <w:t xml:space="preserve">, 9(1), 205.</w:t>
        </w:r>
      </w:ins>
    </w:p>
    <w:p>
      <w:pPr>
        <w:spacing w:after="120" w:line="360"/>
        <w:jc w:val="both"/>
        <w:rPr>
          <w:ins w:id="203" w:author="Claude" w:date="2026-03-21T00:00:00Z"/>
        </w:rPr>
      </w:pPr>
      <w:ins w:id="204" w:author="Claude" w:date="2026-03-21T00:00:00Z">
        <w:r>
          <w:rPr>
            <w:rFonts w:ascii="Times New Roman" w:cs="Times New Roman" w:eastAsia="Times New Roman" w:hAnsi="Times New Roman"/>
            <w:sz w:val="24"/>
            <w:szCs w:val="24"/>
          </w:rPr>
          <w:t xml:space="preserve">Hunt, T., Bergsten, J., Levkanicova, Z., Papadopoulou, A., John, O. S., Wild, R., ... &amp; Vogler, A. P. (2007). A comprehensive phylogeny of beetles reveals the evolutionary origins of a superradiation. </w:t>
        </w:r>
        <w:r>
          <w:rPr>
            <w:rFonts w:ascii="Times New Roman" w:cs="Times New Roman" w:eastAsia="Times New Roman" w:hAnsi="Times New Roman"/>
            <w:i/>
            <w:iCs/>
            <w:sz w:val="24"/>
            <w:szCs w:val="24"/>
          </w:rPr>
          <w:t xml:space="preserve">Science</w:t>
        </w:r>
        <w:r>
          <w:rPr>
            <w:rFonts w:ascii="Times New Roman" w:cs="Times New Roman" w:eastAsia="Times New Roman" w:hAnsi="Times New Roman"/>
            <w:sz w:val="24"/>
            <w:szCs w:val="24"/>
          </w:rPr>
          <w:t xml:space="preserve">, 318(5858), 1913–1916.</w:t>
        </w:r>
      </w:ins>
    </w:p>
    <w:p>
      <w:pPr>
        <w:spacing w:after="120" w:line="360"/>
        <w:jc w:val="both"/>
        <w:rPr>
          <w:ins w:id="205" w:author="Claude" w:date="2026-03-21T00:00:00Z"/>
        </w:rPr>
      </w:pPr>
      <w:ins w:id="206" w:author="Claude" w:date="2026-03-21T00:00:00Z">
        <w:r>
          <w:rPr>
            <w:rFonts w:ascii="Times New Roman" w:cs="Times New Roman" w:eastAsia="Times New Roman" w:hAnsi="Times New Roman"/>
            <w:sz w:val="24"/>
            <w:szCs w:val="24"/>
          </w:rPr>
          <w:t xml:space="preserve">Misof, B., Liu, S., Meusemann, K., Peters, R. S., Donath, A., Mayer, C., ... &amp; Zhou, X. (2014). Phylogenomics resolves the timing and pattern of insect evolution. </w:t>
        </w:r>
        <w:r>
          <w:rPr>
            <w:rFonts w:ascii="Times New Roman" w:cs="Times New Roman" w:eastAsia="Times New Roman" w:hAnsi="Times New Roman"/>
            <w:i/>
            <w:iCs/>
            <w:sz w:val="24"/>
            <w:szCs w:val="24"/>
          </w:rPr>
          <w:t xml:space="preserve">Science</w:t>
        </w:r>
        <w:r>
          <w:rPr>
            <w:rFonts w:ascii="Times New Roman" w:cs="Times New Roman" w:eastAsia="Times New Roman" w:hAnsi="Times New Roman"/>
            <w:sz w:val="24"/>
            <w:szCs w:val="24"/>
          </w:rPr>
          <w:t xml:space="preserve">, 346(6210), 763–767.</w:t>
        </w:r>
      </w:ins>
    </w:p>
    <w:p>
      <w:pPr>
        <w:spacing w:after="120" w:line="360"/>
        <w:jc w:val="both"/>
      </w:pPr>
      <w:r>
        <w:rPr>
          <w:rFonts w:ascii="Times New Roman" w:cs="Times New Roman" w:eastAsia="Times New Roman" w:hAnsi="Times New Roman"/>
          <w:sz w:val="24"/>
          <w:szCs w:val="24"/>
        </w:rPr>
        <w:t xml:space="preserve">Manni, M., Berkeley, M. R., Seppey, M., Simão, F. A., &amp; Zdobnov, E. M. (2021). BUSCO update: novel and streamlined workflows along with broader and deeper phylogenetic coverage for scoring of eukaryotic, prokaryotic, and viral genomes. </w:t>
      </w:r>
      <w:r>
        <w:rPr>
          <w:rFonts w:ascii="Times New Roman" w:cs="Times New Roman" w:eastAsia="Times New Roman" w:hAnsi="Times New Roman"/>
          <w:i/>
          <w:iCs/>
          <w:sz w:val="24"/>
          <w:szCs w:val="24"/>
        </w:rPr>
        <w:t xml:space="preserve">Molecular Biology and Evolution</w:t>
      </w:r>
      <w:r>
        <w:rPr>
          <w:rFonts w:ascii="Times New Roman" w:cs="Times New Roman" w:eastAsia="Times New Roman" w:hAnsi="Times New Roman"/>
          <w:sz w:val="24"/>
          <w:szCs w:val="24"/>
        </w:rPr>
        <w:t xml:space="preserve">, 38(10), 4647–4654.</w:t>
      </w:r>
    </w:p>
    <w:p>
      <w:pPr>
        <w:spacing w:after="120" w:line="360"/>
        <w:jc w:val="both"/>
        <w:rPr>
          <w:ins w:id="207" w:author="Claude" w:date="2026-03-23T00:00:00Z"/>
        </w:rPr>
      </w:pPr>
      <w:ins w:id="208" w:author="Claude" w:date="2026-03-23T00:00:00Z">
        <w:r>
          <w:rPr>
            <w:rFonts w:ascii="Times New Roman" w:cs="Times New Roman" w:eastAsia="Times New Roman" w:hAnsi="Times New Roman"/>
            <w:sz w:val="24"/>
            <w:szCs w:val="24"/>
          </w:rPr>
          <w:t xml:space="preserve">Navarro, A., &amp; Barton, N. H. (2003). Chromosomal speciation and molecular divergence: accelerated evolution in rearranged chromosomes. </w:t>
        </w:r>
        <w:r>
          <w:rPr>
            <w:rFonts w:ascii="Times New Roman" w:cs="Times New Roman" w:eastAsia="Times New Roman" w:hAnsi="Times New Roman"/>
            <w:i/>
            <w:iCs/>
            <w:sz w:val="24"/>
            <w:szCs w:val="24"/>
          </w:rPr>
          <w:t>Science</w:t>
        </w:r>
        <w:r>
          <w:rPr>
            <w:rFonts w:ascii="Times New Roman" w:cs="Times New Roman" w:eastAsia="Times New Roman" w:hAnsi="Times New Roman"/>
            <w:sz w:val="24"/>
            <w:szCs w:val="24"/>
          </w:rPr>
          <w:t xml:space="preserve">, 300(5617), 321–324.</w:t>
        </w:r>
      </w:ins>
    </w:p>
    <w:p>
      <w:pPr>
        <w:spacing w:after="120" w:line="360"/>
        <w:jc w:val="both"/>
        <w:rPr>
          <w:ins w:id="209" w:author="Claude" w:date="2026-03-23T00:00:00Z"/>
        </w:rPr>
      </w:pPr>
      <w:ins w:id="210" w:author="Claude" w:date="2026-03-23T00:00:00Z">
        <w:r>
          <w:rPr>
            <w:rFonts w:ascii="Times New Roman" w:cs="Times New Roman" w:eastAsia="Times New Roman" w:hAnsi="Times New Roman"/>
            <w:sz w:val="24"/>
            <w:szCs w:val="24"/>
          </w:rPr>
          <w:t xml:space="preserve">Noor, M. A. F., Grams, K. L., Bertucci, L. A., &amp; Reiland, J. (2001). Chromosomal inversions and the reproductive isolation of species. </w:t>
        </w:r>
        <w:r>
          <w:rPr>
            <w:rFonts w:ascii="Times New Roman" w:cs="Times New Roman" w:eastAsia="Times New Roman" w:hAnsi="Times New Roman"/>
            <w:i/>
            <w:iCs/>
            <w:sz w:val="24"/>
            <w:szCs w:val="24"/>
          </w:rPr>
          <w:t>Proceedings of the National Academy of Sciences</w:t>
        </w:r>
        <w:r>
          <w:rPr>
            <w:rFonts w:ascii="Times New Roman" w:cs="Times New Roman" w:eastAsia="Times New Roman" w:hAnsi="Times New Roman"/>
            <w:sz w:val="24"/>
            <w:szCs w:val="24"/>
          </w:rPr>
          <w:t xml:space="preserve">, 98(21), 12084–12088.</w:t>
        </w:r>
      </w:ins>
    </w:p>
    <w:p>
      <w:pPr>
        <w:spacing w:after="120" w:line="360"/>
        <w:jc w:val="both"/>
        <w:rPr>
          <w:ins w:id="211" w:author="Claude" w:date="2026-03-23T00:00:00Z"/>
        </w:rPr>
      </w:pPr>
      <w:ins w:id="212" w:author="Claude" w:date="2026-03-23T00:00:00Z">
        <w:r>
          <w:rPr>
            <w:rFonts w:ascii="Times New Roman" w:cs="Times New Roman" w:eastAsia="Times New Roman" w:hAnsi="Times New Roman"/>
            <w:sz w:val="24"/>
            <w:szCs w:val="24"/>
          </w:rPr>
          <w:t xml:space="preserve">Rieseberg, L. H. (2001). Chromosomal rearrangements and speciation. </w:t>
        </w:r>
        <w:r>
          <w:rPr>
            <w:rFonts w:ascii="Times New Roman" w:cs="Times New Roman" w:eastAsia="Times New Roman" w:hAnsi="Times New Roman"/>
            <w:i/>
            <w:iCs/>
            <w:sz w:val="24"/>
            <w:szCs w:val="24"/>
          </w:rPr>
          <w:t>Trends in Ecology &amp; Evolution</w:t>
        </w:r>
        <w:r>
          <w:rPr>
            <w:rFonts w:ascii="Times New Roman" w:cs="Times New Roman" w:eastAsia="Times New Roman" w:hAnsi="Times New Roman"/>
            <w:sz w:val="24"/>
            <w:szCs w:val="24"/>
          </w:rPr>
          <w:t xml:space="preserve">, 16(7), 351–358.</w:t>
        </w:r>
      </w:ins>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sz w:val="24"/>
        <w:szCs w:val="24"/>
      </w:rPr>
      <w:t xml:space="preserve">SCARAB — Methods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2026-03-21T14:41:07.611Z</dcterms:created>
  <dcterms:modified xsi:type="dcterms:W3CDTF">2026-03-21T14:41:07.611Z</dcterms:modified>
</cp:coreProperties>
</file>

<file path=docProps/custom.xml><?xml version="1.0" encoding="utf-8"?>
<Properties xmlns="http://schemas.openxmlformats.org/officeDocument/2006/custom-properties" xmlns:vt="http://schemas.openxmlformats.org/officeDocument/2006/docPropsVTypes"/>
</file>